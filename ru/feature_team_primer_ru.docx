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0F7A3381" w:rsidR="0090363A" w:rsidRPr="0054499B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54499B">
        <w:rPr>
          <w:b/>
          <w:bCs/>
          <w:color w:val="0433FF"/>
          <w:sz w:val="48"/>
          <w:szCs w:val="48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54499B">
        <w:rPr>
          <w:b/>
          <w:bCs/>
          <w:color w:val="0433FF"/>
          <w:sz w:val="48"/>
          <w:szCs w:val="48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B240080" w:rsidR="0090363A" w:rsidRPr="0054499B" w:rsidRDefault="0054499B">
      <w:pPr>
        <w:pStyle w:val="FreeForm"/>
        <w:spacing w:before="180" w:after="180" w:line="220" w:lineRule="atLeast"/>
        <w:jc w:val="center"/>
        <w:rPr>
          <w:sz w:val="20"/>
          <w:szCs w:val="20"/>
        </w:rPr>
      </w:pPr>
      <w:r>
        <w:rPr>
          <w:sz w:val="20"/>
          <w:szCs w:val="20"/>
        </w:rPr>
        <w:t>Крэг</w:t>
      </w:r>
      <w:r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Ларман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Craig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Larman</w:t>
      </w:r>
      <w:proofErr w:type="spellEnd"/>
      <w:r w:rsidRPr="0054499B">
        <w:rPr>
          <w:sz w:val="20"/>
          <w:szCs w:val="20"/>
        </w:rPr>
        <w:t>)</w:t>
      </w:r>
      <w:r w:rsidR="001B2CF7" w:rsidRPr="0054499B">
        <w:rPr>
          <w:sz w:val="20"/>
          <w:szCs w:val="20"/>
        </w:rPr>
        <w:t xml:space="preserve">, </w:t>
      </w:r>
      <w:r w:rsidR="001B2CF7">
        <w:rPr>
          <w:sz w:val="20"/>
          <w:szCs w:val="20"/>
        </w:rPr>
        <w:t>Бас</w:t>
      </w:r>
      <w:r w:rsidR="001B2CF7" w:rsidRPr="0054499B">
        <w:rPr>
          <w:sz w:val="20"/>
          <w:szCs w:val="20"/>
        </w:rPr>
        <w:t xml:space="preserve"> </w:t>
      </w:r>
      <w:proofErr w:type="spellStart"/>
      <w:r w:rsidR="001B2CF7">
        <w:rPr>
          <w:sz w:val="20"/>
          <w:szCs w:val="20"/>
        </w:rPr>
        <w:t>Водди</w:t>
      </w:r>
      <w:proofErr w:type="spellEnd"/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Bas</w:t>
      </w:r>
      <w:r w:rsidRPr="0054499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Vodde</w:t>
      </w:r>
      <w:proofErr w:type="spellEnd"/>
      <w:r w:rsidRPr="0054499B">
        <w:rPr>
          <w:sz w:val="20"/>
          <w:szCs w:val="20"/>
        </w:rPr>
        <w:t>)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314C2BE4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</w:t>
      </w:r>
      <w:r w:rsidR="00DE31D6" w:rsidRPr="00DE31D6">
        <w:rPr>
          <w:i/>
          <w:iCs/>
        </w:rPr>
        <w:t>-</w:t>
      </w:r>
      <w:r w:rsidRPr="00826C91">
        <w:rPr>
          <w:i/>
          <w:iCs/>
        </w:rPr>
        <w:t>рования бережливой</w:t>
      </w:r>
      <w:r w:rsid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lean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и гибкой</w:t>
      </w:r>
      <w:r w:rsidR="00DE31D6" w:rsidRPr="00DE31D6">
        <w:rPr>
          <w:i/>
          <w:iCs/>
        </w:rPr>
        <w:t xml:space="preserve"> (</w:t>
      </w:r>
      <w:r w:rsidR="00DE31D6">
        <w:rPr>
          <w:i/>
          <w:iCs/>
          <w:lang w:val="en-US"/>
        </w:rPr>
        <w:t>agile</w:t>
      </w:r>
      <w:r w:rsidR="00DE31D6" w:rsidRPr="00DE31D6">
        <w:rPr>
          <w:i/>
          <w:iCs/>
        </w:rPr>
        <w:t>)</w:t>
      </w:r>
      <w:r w:rsidRPr="00826C91">
        <w:rPr>
          <w:i/>
          <w:iCs/>
        </w:rPr>
        <w:t xml:space="preserve">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подробно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главах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</w:t>
      </w:r>
      <w:r w:rsidR="00DE31D6" w:rsidRPr="00DE31D6">
        <w:t>и</w:t>
      </w:r>
      <w:r w:rsidR="009B2C85" w:rsidRPr="001B2CF7">
        <w:rPr>
          <w:i/>
          <w:iCs/>
          <w:lang w:val="en-US"/>
        </w:rPr>
        <w:t xml:space="preserve"> Requirement Area </w:t>
      </w:r>
      <w:r w:rsidRPr="00DE31D6">
        <w:t>книги</w:t>
      </w:r>
      <w:r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</w:t>
      </w:r>
      <w:r w:rsidR="00DE31D6">
        <w:rPr>
          <w:i/>
          <w:iCs/>
        </w:rPr>
        <w:t>а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короткая</w:t>
      </w:r>
      <w:r w:rsidR="00DE31D6" w:rsidRPr="00DE31D6">
        <w:rPr>
          <w:i/>
          <w:iCs/>
          <w:lang w:val="en-US"/>
        </w:rPr>
        <w:t xml:space="preserve"> </w:t>
      </w:r>
      <w:r w:rsidR="00DE31D6">
        <w:rPr>
          <w:i/>
          <w:iCs/>
        </w:rPr>
        <w:t>статья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содеоржит</w:t>
      </w:r>
      <w:r w:rsidR="00DE31D6" w:rsidRPr="00DE31D6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="00DE31D6">
        <w:rPr>
          <w:i/>
          <w:iCs/>
        </w:rPr>
        <w:t>основных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</w:t>
      </w:r>
      <w:ins w:id="0" w:author="Пользователь" w:date="2020-11-02T11:09:00Z">
        <w:r w:rsidR="00EE01B5">
          <w:rPr>
            <w:i/>
            <w:iCs/>
          </w:rPr>
          <w:t>и</w:t>
        </w:r>
      </w:ins>
      <w:del w:id="1" w:author="Пользователь" w:date="2020-11-02T11:09:00Z">
        <w:r w:rsidR="007F3433" w:rsidRPr="00826C91" w:rsidDel="00EE01B5">
          <w:rPr>
            <w:i/>
            <w:iCs/>
          </w:rPr>
          <w:delText>в</w:delText>
        </w:r>
      </w:del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DE31D6" w:rsidRPr="00DE31D6">
        <w:rPr>
          <w:lang w:val="en-US"/>
        </w:rPr>
        <w:t>“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DE31D6" w:rsidRPr="00DE31D6">
        <w:rPr>
          <w:lang w:val="en-US"/>
        </w:rPr>
        <w:t>”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46D5688" w:rsidR="0082393A" w:rsidRPr="00C05E00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7B9097AA" wp14:editId="3CB698B1">
            <wp:extent cx="6457315" cy="30161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83" cy="30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91">
        <w:rPr>
          <w:noProof/>
        </w:rPr>
        <w:t xml:space="preserve"> </w:t>
      </w:r>
      <w:r w:rsidR="00292EB2"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419D5AAD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&#13;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EDCD54A" w14:textId="77777777" w:rsidR="0054499B" w:rsidRDefault="0054499B">
      <w:pPr>
        <w:pStyle w:val="FreeForm"/>
        <w:spacing w:before="200" w:after="200" w:line="240" w:lineRule="atLeast"/>
        <w:jc w:val="both"/>
      </w:pPr>
    </w:p>
    <w:p w14:paraId="5A6192DF" w14:textId="7488ECF3" w:rsidR="00B353B0" w:rsidDel="00200B26" w:rsidRDefault="00B353B0">
      <w:pPr>
        <w:pStyle w:val="FreeForm"/>
        <w:spacing w:before="200" w:after="200" w:line="240" w:lineRule="atLeast"/>
        <w:jc w:val="both"/>
        <w:rPr>
          <w:del w:id="4" w:author="Пользователь" w:date="2020-11-02T11:30:00Z"/>
        </w:rPr>
      </w:pPr>
    </w:p>
    <w:p w14:paraId="621CC27C" w14:textId="43B03803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t xml:space="preserve">Характерные черты </w:t>
      </w:r>
      <w:proofErr w:type="spellStart"/>
      <w:r w:rsidRPr="00826C91">
        <w:t>фиче</w:t>
      </w:r>
      <w:proofErr w:type="spellEnd"/>
      <w:r w:rsidRPr="00826C91">
        <w:t>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</w:tr>
      <w:tr w:rsidR="0090363A" w:rsidRPr="00EE01B5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4E7A9E43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долгоживущая — команда остаётся вместе, чтобы они могли ‘созреть’ для достижения высокой производительности; со временем они приобретают новые </w:t>
            </w:r>
            <w:commentRangeStart w:id="5"/>
            <w:r w:rsidR="00B353B0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черты</w:t>
            </w:r>
            <w:commentRangeEnd w:id="5"/>
            <w:r w:rsidR="00200B26">
              <w:rPr>
                <w:rStyle w:val="CommentReference"/>
              </w:rPr>
              <w:commentReference w:id="5"/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2C351C92" w14:textId="7FABB903" w:rsidR="00B002C3" w:rsidRPr="00826C91" w:rsidRDefault="00B002C3" w:rsidP="00B002C3">
      <w:pPr>
        <w:pStyle w:val="ListParagraph"/>
        <w:numPr>
          <w:ilvl w:val="0"/>
          <w:numId w:val="2"/>
        </w:numPr>
        <w:rPr>
          <w:noProof/>
          <w:lang w:val="ru-RU"/>
        </w:rPr>
      </w:pPr>
      <w:r w:rsidRPr="00826C91">
        <w:rPr>
          <w:lang w:val="ru-RU"/>
        </w:rPr>
        <w:t xml:space="preserve"> </w:t>
      </w: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79E59D0D" w:rsidR="0090363A" w:rsidRPr="00826C91" w:rsidRDefault="00B002C3">
      <w:pPr>
        <w:pStyle w:val="FreeForm"/>
        <w:spacing w:before="200" w:after="200" w:line="280" w:lineRule="atLeast"/>
      </w:pPr>
      <w:r w:rsidRPr="00826C91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586A9D1E">
                <wp:simplePos x="0" y="0"/>
                <wp:positionH relativeFrom="margin">
                  <wp:posOffset>3175</wp:posOffset>
                </wp:positionH>
                <wp:positionV relativeFrom="page">
                  <wp:posOffset>7596505</wp:posOffset>
                </wp:positionV>
                <wp:extent cx="5865495" cy="1808480"/>
                <wp:effectExtent l="0" t="0" r="14605" b="762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495" cy="18084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proofErr w:type="spellStart"/>
                            <w:r w:rsidRPr="00B002C3">
                              <w:t>Фиче</w:t>
                            </w:r>
                            <w:proofErr w:type="spellEnd"/>
                            <w:r w:rsidRPr="00B002C3">
                              <w:t>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.25pt;margin-top:598.15pt;width:461.85pt;height:142.4pt;z-index:25166131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&#13;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proofErr w:type="spellStart"/>
                      <w:r w:rsidRPr="00B002C3">
                        <w:t>Фиче</w:t>
                      </w:r>
                      <w:proofErr w:type="spellEnd"/>
                      <w:r w:rsidRPr="00B002C3">
                        <w:t>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826C91"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826C91">
        <w:rPr>
          <w:rFonts w:ascii="Arial Unicode MS" w:eastAsia="Arial Unicode MS" w:hAnsi="Arial Unicode MS" w:cs="Arial Unicode MS"/>
        </w:rPr>
        <w:br w:type="page"/>
      </w:r>
    </w:p>
    <w:p w14:paraId="1F10789B" w14:textId="6232C9EE" w:rsidR="0090363A" w:rsidRDefault="00B002C3">
      <w:pPr>
        <w:pStyle w:val="FreeForm"/>
        <w:spacing w:before="200" w:after="200" w:line="280" w:lineRule="atLeast"/>
      </w:pPr>
      <w:r w:rsidRPr="00826C91">
        <w:lastRenderedPageBreak/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5E75EE8B" w:rsidR="00292EB2" w:rsidRPr="00826C91" w:rsidRDefault="00CC6275">
      <w:pPr>
        <w:pStyle w:val="FreeForm"/>
        <w:spacing w:before="200" w:after="200" w:line="280" w:lineRule="atLeast"/>
      </w:pPr>
      <w:commentRangeStart w:id="6"/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4528B3A9">
                <wp:simplePos x="0" y="0"/>
                <wp:positionH relativeFrom="margin">
                  <wp:align>left</wp:align>
                </wp:positionH>
                <wp:positionV relativeFrom="page">
                  <wp:posOffset>1210369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0742A898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proofErr w:type="spellStart"/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Фиче</w:t>
                            </w:r>
                            <w:proofErr w:type="spellEnd"/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proofErr w:type="spellEnd"/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6295" id="_x0000_s1028" type="#_x0000_t202" style="position:absolute;margin-left:0;margin-top:95.3pt;width:441.5pt;height:17pt;z-index:25166336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" filled="f" stroked="f" strokeweight="1pt">
                <v:stroke miterlimit="4"/>
                <v:textbox inset="0,0,0,0">
                  <w:txbxContent>
                    <w:p w14:paraId="27F38D79" w14:textId="0742A898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proofErr w:type="spellStart"/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Фиче</w:t>
                      </w:r>
                      <w:proofErr w:type="spellEnd"/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proofErr w:type="spellEnd"/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commentRangeEnd w:id="6"/>
      <w:r w:rsidR="00200B26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7EE30C74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EE01B5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3E46653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 xml:space="preserve">оптимизирована для поставки максимальной клиентской </w:t>
            </w:r>
            <w:commentRangeStart w:id="7"/>
            <w:proofErr w:type="spellStart"/>
            <w:r w:rsidRPr="00497D2C">
              <w:rPr>
                <w:sz w:val="22"/>
                <w:szCs w:val="22"/>
              </w:rPr>
              <w:t>ценности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  <w:commentRangeEnd w:id="7"/>
            <w:proofErr w:type="spellEnd"/>
            <w:r w:rsidR="00200B26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7"/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EE01B5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EE01B5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EE01B5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 xml:space="preserve">‘современный’ подход организации </w:t>
            </w:r>
            <w:proofErr w:type="spellStart"/>
            <w:r w:rsidRPr="00497D2C">
              <w:rPr>
                <w:sz w:val="22"/>
                <w:szCs w:val="22"/>
              </w:rPr>
              <w:t>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proofErr w:type="spellEnd"/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EE01B5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651A330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EE01B5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49C90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commentRangeStart w:id="8"/>
            <w:r w:rsidRPr="00497D2C">
              <w:rPr>
                <w:sz w:val="22"/>
                <w:szCs w:val="22"/>
              </w:rPr>
              <w:t xml:space="preserve">выражается в </w:t>
            </w:r>
            <w:commentRangeEnd w:id="8"/>
            <w:r w:rsidR="00200B26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8"/>
            </w:r>
            <w:r w:rsidRPr="00497D2C">
              <w:rPr>
                <w:sz w:val="22"/>
                <w:szCs w:val="22"/>
              </w:rPr>
              <w:t>‘каскадной’ разработке</w:t>
            </w:r>
          </w:p>
        </w:tc>
      </w:tr>
      <w:tr w:rsidR="0090363A" w:rsidRPr="00EE01B5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EE01B5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675B9A6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EE01B5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201DD3CC" w:rsidR="0090363A" w:rsidRDefault="00497D2C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b/>
          <w:bCs/>
          <w:sz w:val="14"/>
          <w:szCs w:val="14"/>
        </w:rPr>
        <w:t>А</w:t>
      </w:r>
      <w:r w:rsidRPr="00CC6275">
        <w:rPr>
          <w:sz w:val="14"/>
          <w:szCs w:val="14"/>
        </w:rPr>
        <w:t xml:space="preserve"> -Отличия в оптимизационной цели часто дают ощущение невысокой скорости </w:t>
      </w:r>
      <w:proofErr w:type="spellStart"/>
      <w:r w:rsidRPr="00CC6275">
        <w:rPr>
          <w:sz w:val="14"/>
          <w:szCs w:val="14"/>
        </w:rPr>
        <w:t>фиче</w:t>
      </w:r>
      <w:proofErr w:type="spellEnd"/>
      <w:r w:rsidRPr="00CC6275">
        <w:rPr>
          <w:sz w:val="14"/>
          <w:szCs w:val="14"/>
        </w:rPr>
        <w:t xml:space="preserve">-команд – с локальной точки </w:t>
      </w:r>
      <w:proofErr w:type="gramStart"/>
      <w:r w:rsidRPr="00CC6275">
        <w:rPr>
          <w:sz w:val="14"/>
          <w:szCs w:val="14"/>
        </w:rPr>
        <w:t xml:space="preserve">зрения  </w:t>
      </w:r>
      <w:r w:rsidRPr="00CC6275">
        <w:rPr>
          <w:b/>
          <w:bCs/>
          <w:sz w:val="14"/>
          <w:szCs w:val="14"/>
        </w:rPr>
        <w:t>Б</w:t>
      </w:r>
      <w:proofErr w:type="gramEnd"/>
      <w:r w:rsidRPr="00CC6275">
        <w:rPr>
          <w:sz w:val="14"/>
          <w:szCs w:val="14"/>
        </w:rPr>
        <w:t xml:space="preserve"> - Относительно ‘современные’ </w:t>
      </w:r>
      <w:proofErr w:type="spellStart"/>
      <w:r w:rsidRPr="00CC6275">
        <w:rPr>
          <w:sz w:val="14"/>
          <w:szCs w:val="14"/>
        </w:rPr>
        <w:t>фиче</w:t>
      </w:r>
      <w:proofErr w:type="spellEnd"/>
      <w:r w:rsidRPr="00CC6275">
        <w:rPr>
          <w:sz w:val="14"/>
          <w:szCs w:val="14"/>
        </w:rPr>
        <w:t xml:space="preserve">-команды имеют длинную историю в масштабной разработке, например, в </w:t>
      </w:r>
      <w:commentRangeStart w:id="9"/>
      <w:r w:rsidRPr="00CC6275">
        <w:rPr>
          <w:sz w:val="14"/>
          <w:szCs w:val="14"/>
        </w:rPr>
        <w:t xml:space="preserve">Майкрософт </w:t>
      </w:r>
      <w:r w:rsidRPr="00CC6275">
        <w:rPr>
          <w:sz w:val="14"/>
          <w:szCs w:val="14"/>
          <w:lang w:val="en-US"/>
        </w:rPr>
        <w:t>and</w:t>
      </w:r>
      <w:r w:rsidRPr="00CC6275">
        <w:rPr>
          <w:sz w:val="14"/>
          <w:szCs w:val="14"/>
        </w:rPr>
        <w:t xml:space="preserve"> </w:t>
      </w:r>
      <w:proofErr w:type="spellStart"/>
      <w:r w:rsidRPr="00CC6275">
        <w:rPr>
          <w:sz w:val="14"/>
          <w:szCs w:val="14"/>
        </w:rPr>
        <w:t>Эрикссо</w:t>
      </w:r>
      <w:commentRangeEnd w:id="9"/>
      <w:r w:rsidR="00200B26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9"/>
      </w:r>
      <w:r w:rsidRPr="00CC6275">
        <w:rPr>
          <w:sz w:val="14"/>
          <w:szCs w:val="14"/>
        </w:rPr>
        <w:t>н</w:t>
      </w:r>
      <w:proofErr w:type="spellEnd"/>
      <w:r w:rsidRPr="00CC6275">
        <w:rPr>
          <w:sz w:val="14"/>
          <w:szCs w:val="14"/>
        </w:rPr>
        <w:t xml:space="preserve">. </w:t>
      </w:r>
      <w:r w:rsidRPr="00CC6275">
        <w:rPr>
          <w:b/>
          <w:bCs/>
          <w:sz w:val="14"/>
          <w:szCs w:val="14"/>
        </w:rPr>
        <w:t xml:space="preserve">В </w:t>
      </w:r>
      <w:r w:rsidRPr="00CC6275">
        <w:rPr>
          <w:sz w:val="14"/>
          <w:szCs w:val="14"/>
        </w:rPr>
        <w:t xml:space="preserve">- Мэл Конвей наблюдал </w:t>
      </w:r>
      <w:ins w:id="10" w:author="Пользователь" w:date="2020-11-02T11:37:00Z">
        <w:r w:rsidR="00760F29">
          <w:rPr>
            <w:sz w:val="14"/>
            <w:szCs w:val="14"/>
          </w:rPr>
          <w:t>н</w:t>
        </w:r>
      </w:ins>
      <w:r w:rsidRPr="00CC6275">
        <w:rPr>
          <w:sz w:val="14"/>
          <w:szCs w:val="14"/>
        </w:rPr>
        <w:t>ежелательные структуры в 1968, он не рекомендовал их—</w:t>
      </w:r>
      <w:commentRangeStart w:id="11"/>
      <w:r w:rsidRPr="00CC6275">
        <w:rPr>
          <w:sz w:val="14"/>
          <w:szCs w:val="14"/>
        </w:rPr>
        <w:t>по факту</w:t>
      </w:r>
      <w:commentRangeEnd w:id="11"/>
      <w:r w:rsidR="00760F29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1"/>
      </w:r>
      <w:r w:rsidRPr="00CC6275">
        <w:rPr>
          <w:sz w:val="14"/>
          <w:szCs w:val="14"/>
        </w:rPr>
        <w:t xml:space="preserve">, совершенно наоборот. </w:t>
      </w:r>
      <w:r w:rsidRPr="00CC6275">
        <w:rPr>
          <w:b/>
          <w:bCs/>
          <w:sz w:val="14"/>
          <w:szCs w:val="14"/>
        </w:rPr>
        <w:t xml:space="preserve">Г </w:t>
      </w:r>
      <w:r w:rsidRPr="00CC6275">
        <w:rPr>
          <w:sz w:val="14"/>
          <w:szCs w:val="14"/>
        </w:rPr>
        <w:t>– Дополнительное планирование отражается в большем количестве “встреч по планированию релиза” или “релизных поездов” и лишней работе менеджменте.</w:t>
      </w:r>
      <w:r w:rsidRPr="00CC6275">
        <w:rPr>
          <w:noProof/>
          <w:sz w:val="14"/>
          <w:szCs w:val="14"/>
        </w:rPr>
        <w:t xml:space="preserve"> </w:t>
      </w:r>
    </w:p>
    <w:p w14:paraId="1F565638" w14:textId="71C8E36F" w:rsid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</w:p>
    <w:p w14:paraId="16B4FD62" w14:textId="6C54D07A" w:rsidR="00CC6275" w:rsidRPr="00CC6275" w:rsidRDefault="00CC6275" w:rsidP="00CC6275">
      <w:pPr>
        <w:pStyle w:val="FreeForm"/>
        <w:spacing w:before="200" w:after="200"/>
        <w:jc w:val="both"/>
        <w:rPr>
          <w:noProof/>
          <w:sz w:val="14"/>
          <w:szCs w:val="14"/>
        </w:rPr>
      </w:pPr>
      <w:r w:rsidRPr="00CC6275">
        <w:rPr>
          <w:noProof/>
          <w:sz w:val="14"/>
          <w:szCs w:val="14"/>
        </w:rPr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474D86A7">
                <wp:simplePos x="0" y="0"/>
                <wp:positionH relativeFrom="margin">
                  <wp:posOffset>63175</wp:posOffset>
                </wp:positionH>
                <wp:positionV relativeFrom="margin">
                  <wp:align>top</wp:align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4.95pt;margin-top:0;width:321pt;height:17pt;z-index:25166540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&#13;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134BB1AF" w14:textId="44E98A4D" w:rsidR="0054499B" w:rsidRPr="00CC6275" w:rsidRDefault="0054499B" w:rsidP="00497D2C">
      <w:pPr>
        <w:pStyle w:val="FreeForm"/>
        <w:spacing w:before="200" w:after="200" w:line="280" w:lineRule="atLeast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0" distR="0" wp14:anchorId="0666EAC0" wp14:editId="16FB1AD4">
            <wp:extent cx="6059606" cy="395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55" cy="395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F63B" w14:textId="23B4D5F8" w:rsidR="00CC6275" w:rsidRDefault="00CC6275">
      <w:pPr>
        <w:pStyle w:val="FreeForm"/>
        <w:spacing w:before="200" w:after="200" w:line="240" w:lineRule="atLeast"/>
        <w:jc w:val="both"/>
      </w:pPr>
    </w:p>
    <w:p w14:paraId="5F5CFE9C" w14:textId="0CCEC1E6" w:rsidR="0090363A" w:rsidRPr="00BB43DF" w:rsidRDefault="002A66CB">
      <w:pPr>
        <w:pStyle w:val="FreeForm"/>
        <w:spacing w:before="200" w:after="200" w:line="240" w:lineRule="atLeast"/>
        <w:jc w:val="both"/>
      </w:pPr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3840" behindDoc="0" locked="0" layoutInCell="1" allowOverlap="1" wp14:anchorId="4948A619" wp14:editId="2CA1A468">
                <wp:simplePos x="0" y="0"/>
                <wp:positionH relativeFrom="margin">
                  <wp:align>left</wp:align>
                </wp:positionH>
                <wp:positionV relativeFrom="topMargin">
                  <wp:posOffset>6117738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F86767" w14:textId="14339FEA" w:rsidR="002A66CB" w:rsidRPr="00A54149" w:rsidRDefault="002A66CB" w:rsidP="002A66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2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. 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специализрованных групп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A619" id="_x0000_s1030" type="#_x0000_t202" style="position:absolute;left:0;text-align:left;margin-left:0;margin-top:481.7pt;width:441.5pt;height:17pt;z-index:251683840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" filled="f" stroked="f" strokeweight="1pt">
                <v:stroke miterlimit="4"/>
                <v:textbox inset="0,0,0,0">
                  <w:txbxContent>
                    <w:p w14:paraId="1AF86767" w14:textId="14339FEA" w:rsidR="002A66CB" w:rsidRPr="00A54149" w:rsidRDefault="002A66CB" w:rsidP="002A66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2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. 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специализрованных групп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97D2C"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7BF49F23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EE01B5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108EFDA4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commentRangeStart w:id="12"/>
            <w:r w:rsidRPr="00292EB2">
              <w:rPr>
                <w:sz w:val="22"/>
                <w:szCs w:val="22"/>
              </w:rPr>
              <w:t>стабильная команда, остающаяся вместе на протяжении многих лет и разрабатывающая совместно большое количество различной функциональности</w:t>
            </w:r>
            <w:commentRangeEnd w:id="12"/>
            <w:r w:rsidR="00760F29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12"/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EE01B5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EE01B5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EE01B5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lastRenderedPageBreak/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04D359CB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1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&#13;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 xml:space="preserve">Большинство недостатков компонентных команд описаны в </w:t>
      </w:r>
      <w:r w:rsidR="00BB43DF">
        <w:t>главе</w:t>
      </w:r>
      <w:r w:rsidR="0082393A" w:rsidRPr="00826C91">
        <w:t xml:space="preserve">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7518CDF8" w14:textId="185B1DBB" w:rsidR="0054499B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5B1C3DFD" wp14:editId="5E6E77C3">
            <wp:extent cx="5759356" cy="478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54" cy="47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lastRenderedPageBreak/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фиче-командам. Внимание: гибридные модели имеют недостатки обоих миров и могут приносить… боль.</w:t>
      </w:r>
    </w:p>
    <w:p w14:paraId="339B8624" w14:textId="1F34AEF9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 xml:space="preserve">Часто </w:t>
      </w:r>
      <w:commentRangeStart w:id="13"/>
      <w:r w:rsidRPr="00826C91">
        <w:t xml:space="preserve">высказываемая причина </w:t>
      </w:r>
      <w:commentRangeEnd w:id="13"/>
      <w:r w:rsidR="00E937D3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3"/>
      </w:r>
      <w:r w:rsidRPr="00826C91">
        <w:t>в пользу гибридной организации — это необходимость создания инфраструктуры, создания повторно используемых компонентов или улучшени</w:t>
      </w:r>
      <w:r w:rsidR="00D929E9">
        <w:t>я</w:t>
      </w:r>
      <w:r w:rsidRPr="00826C91">
        <w:t xml:space="preserve">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</w:t>
      </w:r>
      <w:proofErr w:type="spellStart"/>
      <w:r w:rsidRPr="00826C91">
        <w:t>Фиче</w:t>
      </w:r>
      <w:proofErr w:type="spellEnd"/>
      <w:r w:rsidRPr="00826C91">
        <w:t>-команда временно — на</w:t>
      </w:r>
      <w:del w:id="14" w:author="Пользователь" w:date="2020-11-02T11:49:00Z">
        <w:r w:rsidRPr="00826C91" w:rsidDel="009247EA">
          <w:delText xml:space="preserve"> </w:delText>
        </w:r>
      </w:del>
      <w:r w:rsidRPr="00826C91">
        <w:t>столько долго, на</w:t>
      </w:r>
      <w:del w:id="15" w:author="Пользователь" w:date="2020-11-02T11:49:00Z">
        <w:r w:rsidRPr="00826C91" w:rsidDel="009247EA">
          <w:delText xml:space="preserve"> </w:delText>
        </w:r>
      </w:del>
      <w:r w:rsidRPr="00826C91">
        <w:t>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75FEA8DA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2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&#13;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</w:t>
      </w:r>
      <w:r w:rsidR="00D929E9">
        <w:t xml:space="preserve"> </w:t>
      </w:r>
      <w:r w:rsidR="0082393A" w:rsidRPr="00826C91">
        <w:t>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40A1E6B7" w:rsidR="00A54149" w:rsidRPr="00826C91" w:rsidRDefault="00A54149">
      <w:pPr>
        <w:pStyle w:val="FreeForm"/>
        <w:spacing w:before="200" w:after="200" w:line="240" w:lineRule="atLeast"/>
        <w:jc w:val="both"/>
      </w:pPr>
    </w:p>
    <w:p w14:paraId="547CEEC7" w14:textId="148C38D2" w:rsidR="00D929E9" w:rsidRDefault="00D929E9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>
        <w:rPr>
          <w:noProof/>
        </w:rPr>
        <w:lastRenderedPageBreak/>
        <w:drawing>
          <wp:inline distT="0" distB="0" distL="0" distR="0" wp14:anchorId="09972A3F" wp14:editId="6C8D84B4">
            <wp:extent cx="5513695" cy="399934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10" cy="400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013" w14:textId="1E1CDDF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2FF4548A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3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&#13;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 xml:space="preserve">Владелец </w:t>
      </w:r>
      <w:commentRangeStart w:id="16"/>
      <w:r w:rsidR="00876F9B" w:rsidRPr="00876F9B">
        <w:t>Продукта</w:t>
      </w:r>
      <w:commentRangeEnd w:id="16"/>
      <w:r w:rsidR="00C412DC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6"/>
      </w:r>
      <w:r w:rsidR="00876F9B" w:rsidRPr="00876F9B">
        <w:t xml:space="preserve"> группирует каждый элемент </w:t>
      </w:r>
      <w:proofErr w:type="spellStart"/>
      <w:r w:rsidR="00876F9B" w:rsidRPr="00876F9B">
        <w:t>Бэклога</w:t>
      </w:r>
      <w:proofErr w:type="spellEnd"/>
      <w:r w:rsidR="00876F9B" w:rsidRPr="00876F9B">
        <w:t xml:space="preserve">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proofErr w:type="spellStart"/>
      <w:r w:rsidR="00876F9B" w:rsidRPr="00876F9B">
        <w:rPr>
          <w:b/>
          <w:bCs/>
        </w:rPr>
        <w:t>Бэклогами</w:t>
      </w:r>
      <w:proofErr w:type="spellEnd"/>
      <w:r w:rsidR="00876F9B" w:rsidRPr="00876F9B">
        <w:rPr>
          <w:b/>
          <w:bCs/>
        </w:rPr>
        <w:t xml:space="preserve"> Областей</w:t>
      </w:r>
      <w:r w:rsidR="00876F9B">
        <w:rPr>
          <w:b/>
          <w:bCs/>
        </w:rPr>
        <w:t xml:space="preserve"> </w:t>
      </w:r>
      <w:r w:rsidR="00876F9B" w:rsidRPr="00876F9B">
        <w:t>(</w:t>
      </w:r>
      <w:proofErr w:type="spellStart"/>
      <w:r w:rsidR="00876F9B" w:rsidRPr="00876F9B">
        <w:t>Area</w:t>
      </w:r>
      <w:proofErr w:type="spellEnd"/>
      <w:r w:rsidR="00876F9B" w:rsidRPr="00876F9B">
        <w:t xml:space="preserve"> </w:t>
      </w:r>
      <w:proofErr w:type="spellStart"/>
      <w:r w:rsidR="00876F9B" w:rsidRPr="00876F9B">
        <w:t>Backlog</w:t>
      </w:r>
      <w:proofErr w:type="spellEnd"/>
      <w:r w:rsidR="00876F9B" w:rsidRPr="00876F9B">
        <w:t xml:space="preserve">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428F7A8B" w:rsidR="003A3BD7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46515AC4" wp14:editId="35A35DBB">
            <wp:extent cx="6127845" cy="520032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2" cy="52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lastRenderedPageBreak/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0D46E75D" w14:textId="237DB0C2" w:rsidR="005035CB" w:rsidRPr="00826C91" w:rsidRDefault="005035CB">
      <w:pPr>
        <w:pStyle w:val="FreeForm"/>
        <w:spacing w:line="200" w:lineRule="atLeast"/>
      </w:pPr>
      <w:commentRangeStart w:id="17"/>
      <w:r w:rsidRPr="00497D2C">
        <w:rPr>
          <w:noProof/>
          <w:sz w:val="20"/>
          <w:szCs w:val="20"/>
        </w:rPr>
        <mc:AlternateContent>
          <mc:Choice Requires="wps">
            <w:drawing>
              <wp:anchor distT="38100" distB="38100" distL="38100" distR="38100" simplePos="0" relativeHeight="251685888" behindDoc="0" locked="0" layoutInCell="1" allowOverlap="1" wp14:anchorId="27F2BB93" wp14:editId="2612B99D">
                <wp:simplePos x="0" y="0"/>
                <wp:positionH relativeFrom="margin">
                  <wp:posOffset>0</wp:posOffset>
                </wp:positionH>
                <wp:positionV relativeFrom="topMargin">
                  <wp:posOffset>1762760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42688A3" w14:textId="2D92265D" w:rsidR="005035CB" w:rsidRPr="00A54149" w:rsidRDefault="005035CB" w:rsidP="005035CB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3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Область требований проти</w:t>
                            </w:r>
                            <w:ins w:id="18" w:author="Пользователь" w:date="2020-11-02T11:59:00Z">
                              <w:r w:rsidR="00C412DC">
                                <w:rPr>
                                  <w:rFonts w:ascii="Helvetica Light" w:hAnsi="Helvetica Light"/>
                                  <w:i/>
                                  <w:iCs/>
                                </w:rPr>
                                <w:t>в</w:t>
                              </w:r>
                            </w:ins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Области Разработки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2BB93" id="_x0000_s1034" type="#_x0000_t202" style="position:absolute;margin-left:0;margin-top:138.8pt;width:441.5pt;height:17pt;z-index:251685888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" filled="f" stroked="f" strokeweight="1pt">
                <v:stroke miterlimit="4"/>
                <v:textbox inset="0,0,0,0">
                  <w:txbxContent>
                    <w:p w14:paraId="742688A3" w14:textId="2D92265D" w:rsidR="005035CB" w:rsidRPr="00A54149" w:rsidRDefault="005035CB" w:rsidP="005035CB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3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Область требований проти</w:t>
                      </w:r>
                      <w:ins w:id="19" w:author="Пользователь" w:date="2020-11-02T11:59:00Z">
                        <w:r w:rsidR="00C412DC">
                          <w:rPr>
                            <w:rFonts w:ascii="Helvetica Light" w:hAnsi="Helvetica Light"/>
                            <w:i/>
                            <w:iCs/>
                          </w:rPr>
                          <w:t>в</w:t>
                        </w:r>
                      </w:ins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Области Разработки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commentRangeEnd w:id="17"/>
      <w:r w:rsidR="00C412DC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7"/>
      </w: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EE01B5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EE01B5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EE01B5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7D39CE48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временны по природе; должны меняться на протяжении </w:t>
            </w:r>
            <w:commentRangeStart w:id="20"/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всей жизни </w:t>
            </w:r>
            <w:commentRangeEnd w:id="20"/>
            <w:r w:rsidR="009E1A40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20"/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492E73C7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стремятся быть фиксированными на протяжении </w:t>
            </w:r>
            <w:commentRangeStart w:id="21"/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 xml:space="preserve">всей жизни </w:t>
            </w:r>
            <w:commentRangeEnd w:id="21"/>
            <w:r w:rsidR="009E1A40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21"/>
            </w: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продукта</w:t>
            </w:r>
          </w:p>
        </w:tc>
      </w:tr>
      <w:tr w:rsidR="0090363A" w:rsidRPr="00EE01B5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1B2D0C6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commentRangeStart w:id="22"/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заказчике, используя язык заказчика</w:t>
            </w:r>
            <w:commentRangeEnd w:id="22"/>
            <w:r w:rsidR="009E1A40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22"/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22D2999E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commentRangeStart w:id="23"/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архитектуре, используя технический язык</w:t>
            </w:r>
            <w:commentRangeEnd w:id="23"/>
            <w:r w:rsidR="009E1A40">
              <w:rPr>
                <w:rStyle w:val="CommentReference"/>
                <w:rFonts w:ascii="Times New Roman" w:eastAsia="Arial Unicode MS" w:hAnsi="Times New Roman" w:cs="Times New Roman"/>
                <w:color w:val="auto"/>
                <w:lang w:val="en-US" w:eastAsia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commentReference w:id="23"/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217BCC59" w:rsidR="003A3BD7" w:rsidRPr="003A3BD7" w:rsidRDefault="003A3BD7">
      <w:pPr>
        <w:pStyle w:val="FreeForm"/>
        <w:spacing w:before="200" w:after="200" w:line="240" w:lineRule="atLeast"/>
        <w:jc w:val="both"/>
      </w:pPr>
      <w:commentRangeStart w:id="24"/>
      <w:r w:rsidRPr="003A3BD7">
        <w:t>Наконец</w:t>
      </w:r>
      <w:commentRangeEnd w:id="24"/>
      <w:r w:rsidR="009E1A40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4"/>
      </w:r>
      <w:r w:rsidRPr="003A3BD7">
        <w:t xml:space="preserve">, </w:t>
      </w:r>
      <w:r>
        <w:t>В</w:t>
      </w:r>
      <w:r w:rsidRPr="003A3BD7">
        <w:t>ладелец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отличается от </w:t>
      </w:r>
      <w:r w:rsidRPr="003A3BD7">
        <w:rPr>
          <w:i/>
          <w:iCs/>
        </w:rPr>
        <w:t>поддерживающего</w:t>
      </w:r>
      <w:r w:rsidRPr="003A3BD7">
        <w:t xml:space="preserve"> </w:t>
      </w:r>
      <w:r>
        <w:t>В</w:t>
      </w:r>
      <w:r w:rsidRPr="003A3BD7">
        <w:t xml:space="preserve">ладельца </w:t>
      </w:r>
      <w:r>
        <w:t>П</w:t>
      </w:r>
      <w:r w:rsidRPr="003A3BD7">
        <w:t xml:space="preserve">родукта - человека, который работает с одной или двумя командами, чтобы помочь </w:t>
      </w:r>
      <w:r>
        <w:t xml:space="preserve">постоянно </w:t>
      </w:r>
      <w:r w:rsidRPr="003A3BD7">
        <w:t xml:space="preserve">занятому </w:t>
      </w:r>
      <w:r>
        <w:t>В</w:t>
      </w:r>
      <w:r w:rsidRPr="003A3BD7">
        <w:t xml:space="preserve">ладельцу </w:t>
      </w:r>
      <w:r>
        <w:t>П</w:t>
      </w:r>
      <w:r w:rsidRPr="003A3BD7">
        <w:t xml:space="preserve">родукта. </w:t>
      </w:r>
      <w:r>
        <w:t>В</w:t>
      </w:r>
      <w:r w:rsidRPr="003A3BD7">
        <w:t>ладел</w:t>
      </w:r>
      <w:r>
        <w:t>е</w:t>
      </w:r>
      <w:r w:rsidRPr="003A3BD7">
        <w:t>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</w:t>
      </w:r>
      <w:r>
        <w:t xml:space="preserve">имеет </w:t>
      </w:r>
      <w:r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1212C864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</w:t>
      </w:r>
      <w:proofErr w:type="gramStart"/>
      <w:r w:rsidRPr="003A3BD7">
        <w:t>- это</w:t>
      </w:r>
      <w:proofErr w:type="gramEnd"/>
      <w:r w:rsidRPr="003A3BD7">
        <w:t xml:space="preserve"> стабильные команды, которы</w:t>
      </w:r>
      <w:r>
        <w:t xml:space="preserve">е делают всю работу </w:t>
      </w:r>
      <w:commentRangeStart w:id="25"/>
      <w:r>
        <w:t>в</w:t>
      </w:r>
      <w:commentRangeEnd w:id="25"/>
      <w:r w:rsidR="00F8452B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5"/>
      </w:r>
      <w:r>
        <w:t xml:space="preserve">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proofErr w:type="spellStart"/>
      <w:r>
        <w:t>фиче</w:t>
      </w:r>
      <w:proofErr w:type="spellEnd"/>
      <w:r w:rsidRPr="001B2CF7">
        <w:t>-</w:t>
      </w:r>
      <w:r>
        <w:t>команды</w:t>
      </w:r>
      <w:r w:rsidRPr="001B2CF7">
        <w:t xml:space="preserve"> не лишены </w:t>
      </w:r>
      <w:commentRangeStart w:id="26"/>
      <w:r w:rsidRPr="001B2CF7">
        <w:t>проблем</w:t>
      </w:r>
      <w:commentRangeEnd w:id="26"/>
      <w:r w:rsidR="00F8452B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6"/>
      </w:r>
      <w:r w:rsidRPr="001B2CF7">
        <w:t>.</w:t>
      </w:r>
    </w:p>
    <w:p w14:paraId="59D990DC" w14:textId="384EC1B8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 xml:space="preserve">, создавая ориентированные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 xml:space="preserve">родукта и, таким образом, создавая структуру, которая позволяет масштабировать </w:t>
      </w:r>
      <w:commentRangeStart w:id="27"/>
      <w:proofErr w:type="spellStart"/>
      <w:r w:rsidR="00FC1246">
        <w:t>фиче</w:t>
      </w:r>
      <w:proofErr w:type="spellEnd"/>
      <w:r w:rsidR="00FC1246">
        <w:t>-команды</w:t>
      </w:r>
      <w:r w:rsidRPr="003A3BD7">
        <w:t xml:space="preserve"> </w:t>
      </w:r>
      <w:commentRangeEnd w:id="27"/>
      <w:r w:rsidR="00F8452B">
        <w:rPr>
          <w:rStyle w:val="CommentReference"/>
          <w:rFonts w:ascii="Times New Roman" w:eastAsia="Arial Unicode MS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7"/>
      </w:r>
      <w:r w:rsidRPr="003A3BD7">
        <w:t>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2518AA0C" w:rsidR="0090363A" w:rsidRPr="0054499B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p w14:paraId="5DC2EB96" w14:textId="63D61D87" w:rsidR="0054499B" w:rsidRPr="00E12F5E" w:rsidRDefault="0054499B" w:rsidP="0054499B">
      <w:pPr>
        <w:pStyle w:val="FreeForm"/>
        <w:spacing w:after="120"/>
        <w:rPr>
          <w:sz w:val="20"/>
          <w:szCs w:val="20"/>
        </w:rPr>
      </w:pPr>
    </w:p>
    <w:sectPr w:rsidR="0054499B" w:rsidRPr="00E12F5E">
      <w:headerReference w:type="default" r:id="rId18"/>
      <w:footerReference w:type="default" r:id="rId19"/>
      <w:pgSz w:w="11900" w:h="16840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Пользователь" w:date="2020-11-02T11:28:00Z" w:initials="П">
    <w:p w14:paraId="7D447218" w14:textId="484DBAE5" w:rsidR="00200B26" w:rsidRPr="00200B26" w:rsidRDefault="00200B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качества</w:t>
      </w:r>
    </w:p>
  </w:comment>
  <w:comment w:id="6" w:author="Пользователь" w:date="2020-11-02T11:31:00Z" w:initials="П">
    <w:p w14:paraId="5EBE6390" w14:textId="58A342B6" w:rsidR="00200B26" w:rsidRPr="00200B26" w:rsidRDefault="00760F29">
      <w:pPr>
        <w:pStyle w:val="CommentText"/>
        <w:rPr>
          <w:lang w:val="ru-RU"/>
        </w:rPr>
      </w:pPr>
      <w:r>
        <w:rPr>
          <w:lang w:val="ru-RU"/>
        </w:rPr>
        <w:t xml:space="preserve">Может, </w:t>
      </w:r>
      <w:r w:rsidR="00200B26">
        <w:rPr>
          <w:rStyle w:val="CommentReference"/>
        </w:rPr>
        <w:annotationRef/>
      </w:r>
      <w:r>
        <w:rPr>
          <w:lang w:val="ru-RU"/>
        </w:rPr>
        <w:t>«</w:t>
      </w:r>
      <w:r w:rsidR="00200B26">
        <w:rPr>
          <w:lang w:val="ru-RU"/>
        </w:rPr>
        <w:t xml:space="preserve">Сравнение компонентных и </w:t>
      </w:r>
      <w:proofErr w:type="spellStart"/>
      <w:r w:rsidR="00200B26">
        <w:rPr>
          <w:lang w:val="ru-RU"/>
        </w:rPr>
        <w:t>фиче</w:t>
      </w:r>
      <w:proofErr w:type="spellEnd"/>
      <w:r w:rsidR="00200B26">
        <w:rPr>
          <w:lang w:val="ru-RU"/>
        </w:rPr>
        <w:t>-команд</w:t>
      </w:r>
      <w:r>
        <w:rPr>
          <w:lang w:val="ru-RU"/>
        </w:rPr>
        <w:t>»</w:t>
      </w:r>
      <w:r>
        <w:rPr>
          <w:lang w:val="ru-RU"/>
        </w:rPr>
        <w:br/>
        <w:t>Здесь и в названии иллюстрации/таблицы ниже.</w:t>
      </w:r>
    </w:p>
  </w:comment>
  <w:comment w:id="7" w:author="Пользователь" w:date="2020-11-02T11:31:00Z" w:initials="П">
    <w:p w14:paraId="30BB13C1" w14:textId="791854EF" w:rsidR="00200B26" w:rsidRPr="00200B26" w:rsidRDefault="00200B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Ценности для клиента?</w:t>
      </w:r>
    </w:p>
  </w:comment>
  <w:comment w:id="8" w:author="Пользователь" w:date="2020-11-02T11:34:00Z" w:initials="П">
    <w:p w14:paraId="357F5687" w14:textId="53393761" w:rsidR="00200B26" w:rsidRPr="00200B26" w:rsidRDefault="00200B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Приводит к</w:t>
      </w:r>
    </w:p>
  </w:comment>
  <w:comment w:id="9" w:author="Пользователь" w:date="2020-11-02T11:36:00Z" w:initials="П">
    <w:p w14:paraId="550E5EAD" w14:textId="33CC080E" w:rsidR="00200B26" w:rsidRPr="00200B26" w:rsidRDefault="00200B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Здесь по-русски, а выше не переведено. Может сделать одинаково?</w:t>
      </w:r>
    </w:p>
  </w:comment>
  <w:comment w:id="11" w:author="Пользователь" w:date="2020-11-02T11:37:00Z" w:initials="П">
    <w:p w14:paraId="33530490" w14:textId="587A279A" w:rsidR="00760F29" w:rsidRPr="00760F29" w:rsidRDefault="00760F29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на самом деле</w:t>
      </w:r>
    </w:p>
  </w:comment>
  <w:comment w:id="12" w:author="Пользователь" w:date="2020-11-02T11:40:00Z" w:initials="П">
    <w:p w14:paraId="0A433097" w14:textId="5F7E4434" w:rsidR="00760F29" w:rsidRPr="00760F29" w:rsidRDefault="00760F29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Вот, </w:t>
      </w:r>
      <w:proofErr w:type="gramStart"/>
      <w:r>
        <w:rPr>
          <w:lang w:val="ru-RU"/>
        </w:rPr>
        <w:t>кстати,  как</w:t>
      </w:r>
      <w:proofErr w:type="gramEnd"/>
      <w:r>
        <w:rPr>
          <w:lang w:val="ru-RU"/>
        </w:rPr>
        <w:t xml:space="preserve"> я выше и предложил :) </w:t>
      </w:r>
    </w:p>
  </w:comment>
  <w:comment w:id="13" w:author="Пользователь" w:date="2020-11-02T11:45:00Z" w:initials="П">
    <w:p w14:paraId="752A5566" w14:textId="6109CB4E" w:rsidR="00E937D3" w:rsidRPr="00E937D3" w:rsidRDefault="00E937D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используемый аргумент</w:t>
      </w:r>
    </w:p>
  </w:comment>
  <w:comment w:id="16" w:author="Пользователь" w:date="2020-11-02T11:58:00Z" w:initials="П">
    <w:p w14:paraId="340B9708" w14:textId="57D1FADF" w:rsidR="00C412DC" w:rsidRPr="00C412DC" w:rsidRDefault="00C412D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C412DC">
        <w:rPr>
          <w:lang w:val="ru-RU"/>
        </w:rPr>
        <w:t>(</w:t>
      </w:r>
      <w:r>
        <w:t>PO</w:t>
      </w:r>
      <w:r w:rsidRPr="00C412DC">
        <w:rPr>
          <w:lang w:val="ru-RU"/>
        </w:rPr>
        <w:t xml:space="preserve">) – </w:t>
      </w:r>
      <w:r>
        <w:rPr>
          <w:lang w:val="ru-RU"/>
        </w:rPr>
        <w:t>может добавить в скобках как в оригинале, т.к. на иллюстрации ниже используется?</w:t>
      </w:r>
    </w:p>
  </w:comment>
  <w:comment w:id="17" w:author="Пользователь" w:date="2020-11-02T12:00:00Z" w:initials="П">
    <w:p w14:paraId="5AD68018" w14:textId="4A33DD83" w:rsidR="00C412DC" w:rsidRPr="00C412DC" w:rsidRDefault="00C412D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Здесь также предлагаю более привычное для русского языка «сравнение» вместо «против»</w:t>
      </w:r>
    </w:p>
  </w:comment>
  <w:comment w:id="20" w:author="Пользователь" w:date="2020-11-02T12:02:00Z" w:initials="П">
    <w:p w14:paraId="341C84A2" w14:textId="25DA2A55" w:rsidR="009E1A40" w:rsidRPr="009E1A40" w:rsidRDefault="009E1A4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жизненного цикла?</w:t>
      </w:r>
    </w:p>
  </w:comment>
  <w:comment w:id="21" w:author="Пользователь" w:date="2020-11-02T12:02:00Z" w:initials="П">
    <w:p w14:paraId="5ABB6AEA" w14:textId="0C18935E" w:rsidR="009E1A40" w:rsidRPr="009E1A40" w:rsidRDefault="009E1A4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то же самое</w:t>
      </w:r>
    </w:p>
  </w:comment>
  <w:comment w:id="22" w:author="Пользователь" w:date="2020-11-02T12:04:00Z" w:initials="П">
    <w:p w14:paraId="61BB3B89" w14:textId="77777777" w:rsidR="009E1A40" w:rsidRDefault="009E1A4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9E1A40">
        <w:rPr>
          <w:lang w:val="ru-RU"/>
        </w:rPr>
        <w:t>“</w:t>
      </w:r>
      <w:r>
        <w:rPr>
          <w:lang w:val="ru-RU"/>
        </w:rPr>
        <w:t>фокусируются на потребностях заказчика, с использованием понятного для заказчика языка</w:t>
      </w:r>
      <w:r w:rsidRPr="009E1A40">
        <w:rPr>
          <w:lang w:val="ru-RU"/>
        </w:rPr>
        <w:t>”</w:t>
      </w:r>
    </w:p>
    <w:p w14:paraId="6623C360" w14:textId="77777777" w:rsidR="009E1A40" w:rsidRDefault="009E1A40">
      <w:pPr>
        <w:pStyle w:val="CommentText"/>
        <w:rPr>
          <w:lang w:val="ru-RU"/>
        </w:rPr>
      </w:pPr>
    </w:p>
    <w:p w14:paraId="3D96C6A9" w14:textId="2F1BA4F2" w:rsidR="009E1A40" w:rsidRPr="009E1A40" w:rsidRDefault="009E1A40">
      <w:pPr>
        <w:pStyle w:val="CommentText"/>
        <w:rPr>
          <w:lang w:val="ru-RU"/>
        </w:rPr>
      </w:pPr>
      <w:r>
        <w:rPr>
          <w:lang w:val="ru-RU"/>
        </w:rPr>
        <w:t>Здесь скорее «фокусируются на</w:t>
      </w:r>
      <w:proofErr w:type="gramStart"/>
      <w:r>
        <w:rPr>
          <w:lang w:val="ru-RU"/>
        </w:rPr>
        <w:t>»</w:t>
      </w:r>
      <w:proofErr w:type="gramEnd"/>
      <w:r>
        <w:rPr>
          <w:lang w:val="ru-RU"/>
        </w:rPr>
        <w:t xml:space="preserve"> чем «фокусируют внимание», речь о качествах самой области, а не о том, что её использование приводит к фокусированию внимания на чем-то.</w:t>
      </w:r>
    </w:p>
  </w:comment>
  <w:comment w:id="23" w:author="Пользователь" w:date="2020-11-02T12:05:00Z" w:initials="П">
    <w:p w14:paraId="0A006F6F" w14:textId="584B219C" w:rsidR="009E1A40" w:rsidRPr="009E1A40" w:rsidRDefault="009E1A4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фокусируются на архитектуре</w:t>
      </w:r>
    </w:p>
  </w:comment>
  <w:comment w:id="24" w:author="Пользователь" w:date="2020-11-02T12:08:00Z" w:initials="П">
    <w:p w14:paraId="5293AB3C" w14:textId="6A9FF4D2" w:rsidR="009E1A40" w:rsidRPr="009E1A40" w:rsidRDefault="009E1A4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И, наконец, </w:t>
      </w:r>
    </w:p>
  </w:comment>
  <w:comment w:id="25" w:author="Пользователь" w:date="2020-11-02T12:11:00Z" w:initials="П">
    <w:p w14:paraId="44650654" w14:textId="0FD0BF41" w:rsidR="00F8452B" w:rsidRPr="00F8452B" w:rsidRDefault="00F845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целиком в</w:t>
      </w:r>
    </w:p>
  </w:comment>
  <w:comment w:id="26" w:author="Пользователь" w:date="2020-11-02T12:12:00Z" w:initials="П">
    <w:p w14:paraId="0C8C188A" w14:textId="21E9B92E" w:rsidR="00F8452B" w:rsidRPr="00F8452B" w:rsidRDefault="00F845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своих проблем</w:t>
      </w:r>
    </w:p>
  </w:comment>
  <w:comment w:id="27" w:author="Пользователь" w:date="2020-11-02T12:15:00Z" w:initials="П">
    <w:p w14:paraId="2CA7935D" w14:textId="6701B46C" w:rsidR="00F8452B" w:rsidRPr="00F8452B" w:rsidRDefault="00F845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скорее «использование </w:t>
      </w:r>
      <w:proofErr w:type="spellStart"/>
      <w:r>
        <w:rPr>
          <w:lang w:val="ru-RU"/>
        </w:rPr>
        <w:t>фиче</w:t>
      </w:r>
      <w:proofErr w:type="spellEnd"/>
      <w:r>
        <w:rPr>
          <w:lang w:val="ru-RU"/>
        </w:rPr>
        <w:t xml:space="preserve">-команд» отдельные команды не могут расти до </w:t>
      </w:r>
      <w:r w:rsidRPr="00F8452B">
        <w:rPr>
          <w:lang w:val="ru-RU"/>
        </w:rPr>
        <w:t>“</w:t>
      </w:r>
      <w:r>
        <w:rPr>
          <w:lang w:val="ru-RU"/>
        </w:rPr>
        <w:t>л</w:t>
      </w:r>
      <w:r>
        <w:rPr>
          <w:lang w:val="ru-RU"/>
        </w:rPr>
        <w:t>ю</w:t>
      </w:r>
      <w:r>
        <w:rPr>
          <w:lang w:val="ru-RU"/>
        </w:rPr>
        <w:t>бого</w:t>
      </w:r>
      <w:r w:rsidRPr="00F8452B">
        <w:rPr>
          <w:lang w:val="ru-RU"/>
        </w:rPr>
        <w:t>”</w:t>
      </w:r>
      <w:r>
        <w:rPr>
          <w:lang w:val="ru-RU"/>
        </w:rPr>
        <w:t>размера.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D447218" w15:done="0"/>
  <w15:commentEx w15:paraId="5EBE6390" w15:done="0"/>
  <w15:commentEx w15:paraId="30BB13C1" w15:done="0"/>
  <w15:commentEx w15:paraId="357F5687" w15:done="0"/>
  <w15:commentEx w15:paraId="550E5EAD" w15:done="0"/>
  <w15:commentEx w15:paraId="33530490" w15:done="0"/>
  <w15:commentEx w15:paraId="0A433097" w15:done="0"/>
  <w15:commentEx w15:paraId="752A5566" w15:done="0"/>
  <w15:commentEx w15:paraId="340B9708" w15:done="0"/>
  <w15:commentEx w15:paraId="5AD68018" w15:done="0"/>
  <w15:commentEx w15:paraId="341C84A2" w15:done="0"/>
  <w15:commentEx w15:paraId="5ABB6AEA" w15:done="0"/>
  <w15:commentEx w15:paraId="3D96C6A9" w15:done="0"/>
  <w15:commentEx w15:paraId="0A006F6F" w15:done="0"/>
  <w15:commentEx w15:paraId="5293AB3C" w15:done="0"/>
  <w15:commentEx w15:paraId="44650654" w15:done="0"/>
  <w15:commentEx w15:paraId="0C8C188A" w15:done="0"/>
  <w15:commentEx w15:paraId="2CA793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A6BF1" w16cex:dateUtc="2020-11-02T08:28:00Z"/>
  <w16cex:commentExtensible w16cex:durableId="234A6C99" w16cex:dateUtc="2020-11-02T08:31:00Z"/>
  <w16cex:commentExtensible w16cex:durableId="234A6CAD" w16cex:dateUtc="2020-11-02T08:31:00Z"/>
  <w16cex:commentExtensible w16cex:durableId="234A6D36" w16cex:dateUtc="2020-11-02T08:34:00Z"/>
  <w16cex:commentExtensible w16cex:durableId="234A6DBB" w16cex:dateUtc="2020-11-02T08:36:00Z"/>
  <w16cex:commentExtensible w16cex:durableId="234A6E12" w16cex:dateUtc="2020-11-02T08:37:00Z"/>
  <w16cex:commentExtensible w16cex:durableId="234A6EB2" w16cex:dateUtc="2020-11-02T08:40:00Z"/>
  <w16cex:commentExtensible w16cex:durableId="234A6FDB" w16cex:dateUtc="2020-11-02T08:45:00Z"/>
  <w16cex:commentExtensible w16cex:durableId="234A72CD" w16cex:dateUtc="2020-11-02T08:58:00Z"/>
  <w16cex:commentExtensible w16cex:durableId="234A7340" w16cex:dateUtc="2020-11-02T09:00:00Z"/>
  <w16cex:commentExtensible w16cex:durableId="234A73C3" w16cex:dateUtc="2020-11-02T09:02:00Z"/>
  <w16cex:commentExtensible w16cex:durableId="234A73DA" w16cex:dateUtc="2020-11-02T09:02:00Z"/>
  <w16cex:commentExtensible w16cex:durableId="234A7448" w16cex:dateUtc="2020-11-02T09:04:00Z"/>
  <w16cex:commentExtensible w16cex:durableId="234A7475" w16cex:dateUtc="2020-11-02T09:05:00Z"/>
  <w16cex:commentExtensible w16cex:durableId="234A7548" w16cex:dateUtc="2020-11-02T09:08:00Z"/>
  <w16cex:commentExtensible w16cex:durableId="234A7602" w16cex:dateUtc="2020-11-02T09:11:00Z"/>
  <w16cex:commentExtensible w16cex:durableId="234A7645" w16cex:dateUtc="2020-11-02T09:12:00Z"/>
  <w16cex:commentExtensible w16cex:durableId="234A76F2" w16cex:dateUtc="2020-11-02T09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D447218" w16cid:durableId="234A6BF1"/>
  <w16cid:commentId w16cid:paraId="5EBE6390" w16cid:durableId="234A6C99"/>
  <w16cid:commentId w16cid:paraId="30BB13C1" w16cid:durableId="234A6CAD"/>
  <w16cid:commentId w16cid:paraId="357F5687" w16cid:durableId="234A6D36"/>
  <w16cid:commentId w16cid:paraId="550E5EAD" w16cid:durableId="234A6DBB"/>
  <w16cid:commentId w16cid:paraId="33530490" w16cid:durableId="234A6E12"/>
  <w16cid:commentId w16cid:paraId="0A433097" w16cid:durableId="234A6EB2"/>
  <w16cid:commentId w16cid:paraId="752A5566" w16cid:durableId="234A6FDB"/>
  <w16cid:commentId w16cid:paraId="340B9708" w16cid:durableId="234A72CD"/>
  <w16cid:commentId w16cid:paraId="5AD68018" w16cid:durableId="234A7340"/>
  <w16cid:commentId w16cid:paraId="341C84A2" w16cid:durableId="234A73C3"/>
  <w16cid:commentId w16cid:paraId="5ABB6AEA" w16cid:durableId="234A73DA"/>
  <w16cid:commentId w16cid:paraId="3D96C6A9" w16cid:durableId="234A7448"/>
  <w16cid:commentId w16cid:paraId="0A006F6F" w16cid:durableId="234A7475"/>
  <w16cid:commentId w16cid:paraId="5293AB3C" w16cid:durableId="234A7548"/>
  <w16cid:commentId w16cid:paraId="44650654" w16cid:durableId="234A7602"/>
  <w16cid:commentId w16cid:paraId="0C8C188A" w16cid:durableId="234A7645"/>
  <w16cid:commentId w16cid:paraId="2CA7935D" w16cid:durableId="234A76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3A90BE" w14:textId="77777777" w:rsidR="00CC72DF" w:rsidRDefault="00CC72DF">
      <w:r>
        <w:separator/>
      </w:r>
    </w:p>
  </w:endnote>
  <w:endnote w:type="continuationSeparator" w:id="0">
    <w:p w14:paraId="6B569F89" w14:textId="77777777" w:rsidR="00CC72DF" w:rsidRDefault="00CC7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Light">
    <w:altName w:val="Arial Nov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 w:rsidR="00CC72DF">
      <w:fldChar w:fldCharType="begin"/>
    </w:r>
    <w:r w:rsidR="00CC72DF" w:rsidRPr="00EE01B5">
      <w:rPr>
        <w:lang w:val="en-US"/>
        <w:rPrChange w:id="28" w:author="Пользователь" w:date="2020-11-02T11:09:00Z">
          <w:rPr/>
        </w:rPrChange>
      </w:rPr>
      <w:instrText xml:space="preserve"> HYPERLINK "http://www.featureteamprimer.org" </w:instrText>
    </w:r>
    <w:r w:rsidR="00CC72DF">
      <w:fldChar w:fldCharType="separate"/>
    </w:r>
    <w:r w:rsidRPr="0082393A">
      <w:rPr>
        <w:rStyle w:val="Hyperlink0"/>
        <w:rFonts w:ascii="Times Roman" w:hAnsi="Times Roman"/>
        <w:sz w:val="16"/>
        <w:szCs w:val="16"/>
        <w:lang w:val="en-US"/>
      </w:rPr>
      <w:t>www.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f</w:t>
    </w:r>
    <w:r>
      <w:rPr>
        <w:rStyle w:val="Hyperlink0"/>
        <w:rFonts w:ascii="Times Roman" w:hAnsi="Times Roman"/>
        <w:sz w:val="16"/>
        <w:szCs w:val="16"/>
        <w:lang w:val="en-US"/>
      </w:rPr>
      <w:t>ea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u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t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eamp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ime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.</w:t>
    </w:r>
    <w:r w:rsidRPr="0082393A">
      <w:rPr>
        <w:rStyle w:val="Link"/>
        <w:rFonts w:ascii="Arial Unicode MS" w:eastAsia="Arial Unicode MS" w:hAnsi="Arial Unicode MS" w:cs="Arial Unicode MS"/>
        <w:color w:val="021EAA"/>
        <w:sz w:val="18"/>
        <w:szCs w:val="18"/>
        <w:lang w:val="en-US"/>
      </w:rPr>
      <w:t>o</w:t>
    </w:r>
    <w:r w:rsidRPr="0082393A">
      <w:rPr>
        <w:rStyle w:val="Link"/>
        <w:rFonts w:ascii="Times Roman" w:hAnsi="Times Roman"/>
        <w:color w:val="021EAA"/>
        <w:sz w:val="18"/>
        <w:szCs w:val="18"/>
        <w:lang w:val="en-US"/>
      </w:rPr>
      <w:t>r</w:t>
    </w:r>
    <w:r w:rsidRPr="0082393A">
      <w:rPr>
        <w:rStyle w:val="Hyperlink0"/>
        <w:rFonts w:ascii="Times Roman" w:hAnsi="Times Roman"/>
        <w:sz w:val="16"/>
        <w:szCs w:val="16"/>
        <w:lang w:val="en-US"/>
      </w:rPr>
      <w:t>g</w:t>
    </w:r>
    <w:r w:rsidR="00CC72DF">
      <w:rPr>
        <w:rStyle w:val="Hyperlink0"/>
        <w:rFonts w:ascii="Times Roman" w:hAnsi="Times Roman"/>
        <w:sz w:val="16"/>
        <w:szCs w:val="16"/>
        <w:lang w:val="en-US"/>
      </w:rPr>
      <w:fldChar w:fldCharType="end"/>
    </w:r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aig </w:t>
    </w:r>
    <w:proofErr w:type="spellStart"/>
    <w:r>
      <w:rPr>
        <w:rFonts w:ascii="Times Roman" w:hAnsi="Times Roman"/>
        <w:color w:val="7A81FF"/>
        <w:sz w:val="16"/>
        <w:szCs w:val="16"/>
        <w:lang w:val="en-US"/>
      </w:rPr>
      <w:t>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man</w:t>
    </w:r>
    <w:proofErr w:type="spellEnd"/>
    <w:r>
      <w:rPr>
        <w:rFonts w:ascii="Times Roman" w:hAnsi="Times Roman"/>
        <w:color w:val="7A81FF"/>
        <w:sz w:val="16"/>
        <w:szCs w:val="16"/>
        <w:lang w:val="en-US"/>
      </w:rPr>
      <w:t xml:space="preserve"> and Bas </w:t>
    </w:r>
    <w:proofErr w:type="spellStart"/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r w:rsidRPr="0082393A">
      <w:rPr>
        <w:rFonts w:ascii="Times Roman" w:hAnsi="Times Roman"/>
        <w:color w:val="7A81FF"/>
        <w:sz w:val="16"/>
        <w:szCs w:val="16"/>
        <w:lang w:val="en-US"/>
      </w:rPr>
      <w:t>dde</w:t>
    </w:r>
    <w:proofErr w:type="spellEnd"/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 xml:space="preserve">s </w:t>
    </w:r>
    <w:proofErr w:type="spellStart"/>
    <w:r>
      <w:rPr>
        <w:rFonts w:ascii="Times Roman" w:hAnsi="Times Roman"/>
        <w:color w:val="7A81FF"/>
        <w:sz w:val="16"/>
        <w:szCs w:val="16"/>
        <w:lang w:val="de-DE"/>
      </w:rPr>
      <w:t>Rese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8DC705" w14:textId="77777777" w:rsidR="00CC72DF" w:rsidRDefault="00CC72DF">
      <w:r>
        <w:separator/>
      </w:r>
    </w:p>
  </w:footnote>
  <w:footnote w:type="continuationSeparator" w:id="0">
    <w:p w14:paraId="5D9BEEA3" w14:textId="77777777" w:rsidR="00CC72DF" w:rsidRDefault="00CC72DF">
      <w:r>
        <w:continuationSeparator/>
      </w:r>
    </w:p>
  </w:footnote>
  <w:footnote w:type="continuationNotice" w:id="1">
    <w:p w14:paraId="31614716" w14:textId="77777777" w:rsidR="00CC72DF" w:rsidRDefault="00CC72DF"/>
  </w:footnote>
  <w:footnote w:id="2">
    <w:p w14:paraId="1AC09115" w14:textId="5759572F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</w:t>
      </w:r>
      <w:r w:rsidR="00C05E00">
        <w:rPr>
          <w:rFonts w:eastAsia="Arial Unicode MS" w:cs="Arial Unicode MS"/>
        </w:rPr>
        <w:t>е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EE4088" w:rsidRPr="00EE4088">
        <w:rPr>
          <w:rFonts w:eastAsia="Arial Unicode MS" w:cs="Arial Unicode MS"/>
        </w:rPr>
        <w:t xml:space="preserve"> </w:t>
      </w:r>
      <w:del w:id="2" w:author="Пользователь" w:date="2020-11-02T11:29:00Z">
        <w:r w:rsidR="00EE4088" w:rsidDel="00200B26">
          <w:rPr>
            <w:rFonts w:eastAsia="Arial Unicode MS" w:cs="Arial Unicode MS"/>
          </w:rPr>
          <w:delText>участвуют вместе во многих задачах</w:delText>
        </w:r>
      </w:del>
      <w:ins w:id="3" w:author="Пользователь" w:date="2020-11-02T11:29:00Z">
        <w:r w:rsidR="00200B26">
          <w:rPr>
            <w:rFonts w:eastAsia="Arial Unicode MS" w:cs="Arial Unicode MS"/>
          </w:rPr>
          <w:t>реализуют совместно большое количество функциональности</w:t>
        </w:r>
      </w:ins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62.5pt;height:81.5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Пользователь">
    <w15:presenceInfo w15:providerId="AD" w15:userId="S::r.lapaev@rhrnonline.onmicrosoft.com::15f16321-b928-436e-be70-2366b0ac012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isplayBackgroundShape/>
  <w:proofState w:spelling="clean" w:grammar="clean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1136D0"/>
    <w:rsid w:val="001405FA"/>
    <w:rsid w:val="001B2CF7"/>
    <w:rsid w:val="00200B26"/>
    <w:rsid w:val="002702C2"/>
    <w:rsid w:val="00292EB2"/>
    <w:rsid w:val="002A66CB"/>
    <w:rsid w:val="002F06AC"/>
    <w:rsid w:val="002F6D4E"/>
    <w:rsid w:val="003A3BD7"/>
    <w:rsid w:val="00497D2C"/>
    <w:rsid w:val="005035CB"/>
    <w:rsid w:val="0054499B"/>
    <w:rsid w:val="006D0A43"/>
    <w:rsid w:val="00760F29"/>
    <w:rsid w:val="007F3433"/>
    <w:rsid w:val="00816A08"/>
    <w:rsid w:val="0082393A"/>
    <w:rsid w:val="00826C91"/>
    <w:rsid w:val="00876F9B"/>
    <w:rsid w:val="008D4655"/>
    <w:rsid w:val="0090363A"/>
    <w:rsid w:val="009247EA"/>
    <w:rsid w:val="009B2C85"/>
    <w:rsid w:val="009E1A40"/>
    <w:rsid w:val="00A54149"/>
    <w:rsid w:val="00B002C3"/>
    <w:rsid w:val="00B353B0"/>
    <w:rsid w:val="00B74464"/>
    <w:rsid w:val="00BB149C"/>
    <w:rsid w:val="00BB43DF"/>
    <w:rsid w:val="00C05E00"/>
    <w:rsid w:val="00C23E8B"/>
    <w:rsid w:val="00C412DC"/>
    <w:rsid w:val="00CC6275"/>
    <w:rsid w:val="00CC72DF"/>
    <w:rsid w:val="00D929E9"/>
    <w:rsid w:val="00DE31D6"/>
    <w:rsid w:val="00E12F5E"/>
    <w:rsid w:val="00E937D3"/>
    <w:rsid w:val="00EE01B5"/>
    <w:rsid w:val="00EE4088"/>
    <w:rsid w:val="00F37FCB"/>
    <w:rsid w:val="00F8452B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01B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1B5"/>
    <w:rPr>
      <w:sz w:val="18"/>
      <w:szCs w:val="18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E01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01B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01B5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01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01B5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1610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Пользователь</cp:lastModifiedBy>
  <cp:revision>25</cp:revision>
  <cp:lastPrinted>2020-10-26T07:25:00Z</cp:lastPrinted>
  <dcterms:created xsi:type="dcterms:W3CDTF">2020-09-21T18:01:00Z</dcterms:created>
  <dcterms:modified xsi:type="dcterms:W3CDTF">2020-11-02T09:16:00Z</dcterms:modified>
</cp:coreProperties>
</file>